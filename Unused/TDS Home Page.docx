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23DA" w:rsidRPr="00B423DA" w:rsidRDefault="00B423DA" w:rsidP="00B423DA">
      <w:pPr>
        <w:spacing w:before="100" w:beforeAutospacing="1" w:after="100" w:afterAutospacing="1" w:line="240" w:lineRule="auto"/>
        <w:ind w:left="375"/>
        <w:rPr>
          <w:rFonts w:ascii="Times New Roman" w:eastAsia="Times New Roman" w:hAnsi="Times New Roman" w:cs="Times New Roman"/>
          <w:sz w:val="27"/>
          <w:szCs w:val="27"/>
        </w:rPr>
      </w:pPr>
      <w:r w:rsidRPr="00B423DA">
        <w:rPr>
          <w:rFonts w:ascii="Times New Roman" w:eastAsia="Times New Roman" w:hAnsi="Times New Roman" w:cs="Times New Roman"/>
          <w:sz w:val="27"/>
          <w:szCs w:val="27"/>
        </w:rPr>
        <w:t xml:space="preserve">Tower Day School is a Department of Early Education and Care licensed preschool </w:t>
      </w:r>
      <w:del w:id="0" w:author="Ladd, Linda" w:date="2017-01-25T17:39:00Z">
        <w:r w:rsidRPr="00B423DA" w:rsidDel="003F147A">
          <w:rPr>
            <w:rFonts w:ascii="Times New Roman" w:eastAsia="Times New Roman" w:hAnsi="Times New Roman" w:cs="Times New Roman"/>
            <w:sz w:val="27"/>
            <w:szCs w:val="27"/>
          </w:rPr>
          <w:delText xml:space="preserve">and kindergarten </w:delText>
        </w:r>
      </w:del>
      <w:r w:rsidRPr="00B423DA">
        <w:rPr>
          <w:rFonts w:ascii="Times New Roman" w:eastAsia="Times New Roman" w:hAnsi="Times New Roman" w:cs="Times New Roman"/>
          <w:sz w:val="27"/>
          <w:szCs w:val="27"/>
        </w:rPr>
        <w:t>owned by </w:t>
      </w:r>
      <w:hyperlink r:id="rId4" w:tgtFrame="_blank" w:history="1">
        <w:r w:rsidRPr="00B423DA">
          <w:rPr>
            <w:rFonts w:ascii="Times New Roman" w:eastAsia="Times New Roman" w:hAnsi="Times New Roman" w:cs="Times New Roman"/>
            <w:sz w:val="27"/>
            <w:szCs w:val="27"/>
          </w:rPr>
          <w:t>Centre Congregational Church</w:t>
        </w:r>
      </w:hyperlink>
      <w:r w:rsidRPr="00B423DA">
        <w:rPr>
          <w:rFonts w:ascii="Times New Roman" w:eastAsia="Times New Roman" w:hAnsi="Times New Roman" w:cs="Times New Roman"/>
          <w:sz w:val="27"/>
          <w:szCs w:val="27"/>
        </w:rPr>
        <w:t> in Lynnfield. We offer preschool programs for 2 years 9 months through 4 year olds</w:t>
      </w:r>
      <w:ins w:id="1" w:author="Ladd, Linda" w:date="2017-01-25T17:40:00Z">
        <w:r w:rsidR="003F147A">
          <w:rPr>
            <w:rFonts w:ascii="Times New Roman" w:eastAsia="Times New Roman" w:hAnsi="Times New Roman" w:cs="Times New Roman"/>
            <w:sz w:val="27"/>
            <w:szCs w:val="27"/>
          </w:rPr>
          <w:t xml:space="preserve"> and</w:t>
        </w:r>
      </w:ins>
      <w:del w:id="2" w:author="Ladd, Linda" w:date="2017-01-25T17:40:00Z">
        <w:r w:rsidRPr="00B423DA" w:rsidDel="003F147A">
          <w:rPr>
            <w:rFonts w:ascii="Times New Roman" w:eastAsia="Times New Roman" w:hAnsi="Times New Roman" w:cs="Times New Roman"/>
            <w:sz w:val="27"/>
            <w:szCs w:val="27"/>
          </w:rPr>
          <w:delText>,</w:delText>
        </w:r>
      </w:del>
      <w:r w:rsidRPr="00B423DA">
        <w:rPr>
          <w:rFonts w:ascii="Times New Roman" w:eastAsia="Times New Roman" w:hAnsi="Times New Roman" w:cs="Times New Roman"/>
          <w:sz w:val="27"/>
          <w:szCs w:val="27"/>
        </w:rPr>
        <w:t xml:space="preserve"> a transition to “K” class for those 4 ½ to 5 years</w:t>
      </w:r>
      <w:ins w:id="3" w:author="Ladd, Linda" w:date="2017-01-25T17:40:00Z">
        <w:r w:rsidR="003F147A">
          <w:rPr>
            <w:rFonts w:ascii="Times New Roman" w:eastAsia="Times New Roman" w:hAnsi="Times New Roman" w:cs="Times New Roman"/>
            <w:sz w:val="27"/>
            <w:szCs w:val="27"/>
          </w:rPr>
          <w:t>.</w:t>
        </w:r>
      </w:ins>
      <w:r w:rsidRPr="00B423DA">
        <w:rPr>
          <w:rFonts w:ascii="Times New Roman" w:eastAsia="Times New Roman" w:hAnsi="Times New Roman" w:cs="Times New Roman"/>
          <w:sz w:val="27"/>
          <w:szCs w:val="27"/>
        </w:rPr>
        <w:t xml:space="preserve"> </w:t>
      </w:r>
      <w:del w:id="4" w:author="Ladd, Linda" w:date="2017-01-25T17:38:00Z">
        <w:r w:rsidRPr="00B423DA" w:rsidDel="009579D8">
          <w:rPr>
            <w:rFonts w:ascii="Times New Roman" w:eastAsia="Times New Roman" w:hAnsi="Times New Roman" w:cs="Times New Roman"/>
            <w:sz w:val="27"/>
            <w:szCs w:val="27"/>
          </w:rPr>
          <w:delText>and a</w:delText>
        </w:r>
        <w:r w:rsidDel="009579D8">
          <w:rPr>
            <w:rFonts w:ascii="Times New Roman" w:eastAsia="Times New Roman" w:hAnsi="Times New Roman" w:cs="Times New Roman"/>
            <w:sz w:val="27"/>
            <w:szCs w:val="27"/>
          </w:rPr>
          <w:delText xml:space="preserve"> </w:delText>
        </w:r>
        <w:r w:rsidRPr="00B423DA" w:rsidDel="009579D8">
          <w:rPr>
            <w:rFonts w:ascii="Times New Roman" w:eastAsia="Times New Roman" w:hAnsi="Times New Roman" w:cs="Times New Roman"/>
            <w:sz w:val="27"/>
            <w:szCs w:val="27"/>
          </w:rPr>
          <w:fldChar w:fldCharType="begin"/>
        </w:r>
        <w:r w:rsidRPr="00B423DA" w:rsidDel="009579D8">
          <w:rPr>
            <w:rFonts w:ascii="Times New Roman" w:eastAsia="Times New Roman" w:hAnsi="Times New Roman" w:cs="Times New Roman"/>
            <w:sz w:val="27"/>
            <w:szCs w:val="27"/>
          </w:rPr>
          <w:delInstrText xml:space="preserve"> HYPERLINK "http://www.towerdayschool.org/Kindergarten%20Info.pdf" \t "_blank" </w:delInstrText>
        </w:r>
        <w:r w:rsidRPr="00B423DA" w:rsidDel="009579D8">
          <w:rPr>
            <w:rFonts w:ascii="Times New Roman" w:eastAsia="Times New Roman" w:hAnsi="Times New Roman" w:cs="Times New Roman"/>
            <w:sz w:val="27"/>
            <w:szCs w:val="27"/>
          </w:rPr>
          <w:fldChar w:fldCharType="separate"/>
        </w:r>
        <w:r w:rsidRPr="00B423DA" w:rsidDel="009579D8">
          <w:rPr>
            <w:rFonts w:ascii="Times New Roman" w:eastAsia="Times New Roman" w:hAnsi="Times New Roman" w:cs="Times New Roman"/>
            <w:sz w:val="27"/>
            <w:szCs w:val="27"/>
          </w:rPr>
          <w:delText>Kindergarte</w:delText>
        </w:r>
      </w:del>
      <w:del w:id="5" w:author="Ladd, Linda" w:date="2017-01-25T17:37:00Z">
        <w:r w:rsidRPr="00B423DA" w:rsidDel="009579D8">
          <w:rPr>
            <w:rFonts w:ascii="Times New Roman" w:eastAsia="Times New Roman" w:hAnsi="Times New Roman" w:cs="Times New Roman"/>
            <w:sz w:val="27"/>
            <w:szCs w:val="27"/>
          </w:rPr>
          <w:delText>n class</w:delText>
        </w:r>
      </w:del>
      <w:del w:id="6" w:author="Ladd, Linda" w:date="2017-01-25T17:38:00Z">
        <w:r w:rsidRPr="00B423DA" w:rsidDel="009579D8">
          <w:rPr>
            <w:rFonts w:ascii="Times New Roman" w:eastAsia="Times New Roman" w:hAnsi="Times New Roman" w:cs="Times New Roman"/>
            <w:sz w:val="27"/>
            <w:szCs w:val="27"/>
          </w:rPr>
          <w:delText>. </w:delText>
        </w:r>
        <w:r w:rsidRPr="00B423DA" w:rsidDel="009579D8">
          <w:rPr>
            <w:rFonts w:ascii="Times New Roman" w:eastAsia="Times New Roman" w:hAnsi="Times New Roman" w:cs="Times New Roman"/>
            <w:sz w:val="27"/>
            <w:szCs w:val="27"/>
          </w:rPr>
          <w:fldChar w:fldCharType="end"/>
        </w:r>
      </w:del>
      <w:r w:rsidRPr="00B423DA">
        <w:rPr>
          <w:rFonts w:ascii="Times New Roman" w:eastAsia="Times New Roman" w:hAnsi="Times New Roman" w:cs="Times New Roman"/>
          <w:sz w:val="27"/>
          <w:szCs w:val="27"/>
        </w:rPr>
        <w:br/>
      </w:r>
      <w:r w:rsidRPr="00B423DA">
        <w:rPr>
          <w:rFonts w:ascii="Times New Roman" w:eastAsia="Times New Roman" w:hAnsi="Times New Roman" w:cs="Times New Roman"/>
          <w:sz w:val="27"/>
          <w:szCs w:val="27"/>
        </w:rPr>
        <w:br/>
        <w:t>Tower Day School operates on a school year calendar between the hours of 8:30 and 3:00pm. </w:t>
      </w:r>
      <w:r w:rsidRPr="00B423DA">
        <w:rPr>
          <w:rFonts w:ascii="Times New Roman" w:eastAsia="Times New Roman" w:hAnsi="Times New Roman" w:cs="Times New Roman"/>
          <w:sz w:val="27"/>
          <w:szCs w:val="27"/>
        </w:rPr>
        <w:br/>
      </w:r>
      <w:r w:rsidRPr="00B423DA">
        <w:rPr>
          <w:rFonts w:ascii="Times New Roman" w:eastAsia="Times New Roman" w:hAnsi="Times New Roman" w:cs="Times New Roman"/>
          <w:sz w:val="27"/>
          <w:szCs w:val="27"/>
        </w:rPr>
        <w:br/>
        <w:t xml:space="preserve">“Early childhood is a critical time in the development of vocabulary and other skills. These skills provide the foundation for learning to read and for later academic achievement.” </w:t>
      </w:r>
      <w:proofErr w:type="gramStart"/>
      <w:r w:rsidRPr="00B423DA">
        <w:rPr>
          <w:rFonts w:ascii="Times New Roman" w:eastAsia="Times New Roman" w:hAnsi="Times New Roman" w:cs="Times New Roman"/>
          <w:sz w:val="27"/>
          <w:szCs w:val="27"/>
        </w:rPr>
        <w:t>( Mass</w:t>
      </w:r>
      <w:proofErr w:type="gramEnd"/>
      <w:r w:rsidRPr="00B423DA">
        <w:rPr>
          <w:rFonts w:ascii="Times New Roman" w:eastAsia="Times New Roman" w:hAnsi="Times New Roman" w:cs="Times New Roman"/>
          <w:sz w:val="27"/>
          <w:szCs w:val="27"/>
        </w:rPr>
        <w:t>. Dept. of Education Guidelines for Preschool Learning Experiences.) </w:t>
      </w:r>
      <w:r w:rsidRPr="00B423DA">
        <w:rPr>
          <w:rFonts w:ascii="Times New Roman" w:eastAsia="Times New Roman" w:hAnsi="Times New Roman" w:cs="Times New Roman"/>
          <w:sz w:val="27"/>
          <w:szCs w:val="27"/>
        </w:rPr>
        <w:br/>
      </w:r>
      <w:r w:rsidRPr="00B423DA">
        <w:rPr>
          <w:rFonts w:ascii="Times New Roman" w:eastAsia="Times New Roman" w:hAnsi="Times New Roman" w:cs="Times New Roman"/>
          <w:sz w:val="27"/>
          <w:szCs w:val="27"/>
        </w:rPr>
        <w:br/>
        <w:t>Each day we provide a richness and variety of activities and experiences in a flexible and pleasant atmosphere that introduces the children at Tower Day School to the exciting world of nature, art, science, math, social studies, language and music. We want each child to find school a happy place where he/she will derive satisfaction from inventing, creating, discovering, practicing skills, taking responsibility as well as meeting and solving problems in the presence of sensitive teaching. We consider the total child and provide experiences to encourage physical (gross and fine motor), social, emotional, and intellectual development. </w:t>
      </w:r>
      <w:r w:rsidRPr="00B423DA">
        <w:rPr>
          <w:rFonts w:ascii="Times New Roman" w:eastAsia="Times New Roman" w:hAnsi="Times New Roman" w:cs="Times New Roman"/>
          <w:sz w:val="27"/>
          <w:szCs w:val="27"/>
        </w:rPr>
        <w:br/>
      </w:r>
      <w:r w:rsidRPr="00B423DA">
        <w:rPr>
          <w:rFonts w:ascii="Times New Roman" w:eastAsia="Times New Roman" w:hAnsi="Times New Roman" w:cs="Times New Roman"/>
          <w:sz w:val="27"/>
          <w:szCs w:val="27"/>
        </w:rPr>
        <w:br/>
      </w:r>
      <w:bookmarkStart w:id="7" w:name="_GoBack"/>
      <w:r w:rsidRPr="00B423DA">
        <w:rPr>
          <w:rFonts w:ascii="Times New Roman" w:eastAsia="Times New Roman" w:hAnsi="Times New Roman" w:cs="Times New Roman"/>
          <w:sz w:val="27"/>
          <w:szCs w:val="27"/>
        </w:rPr>
        <w:t xml:space="preserve">Our classes are divided by age group: 3 year olds, 4 year olds, </w:t>
      </w:r>
      <w:ins w:id="8" w:author="Ladd, Linda" w:date="2017-01-25T17:38:00Z">
        <w:r w:rsidR="009579D8">
          <w:rPr>
            <w:rFonts w:ascii="Times New Roman" w:eastAsia="Times New Roman" w:hAnsi="Times New Roman" w:cs="Times New Roman"/>
            <w:sz w:val="27"/>
            <w:szCs w:val="27"/>
          </w:rPr>
          <w:t xml:space="preserve">and </w:t>
        </w:r>
      </w:ins>
      <w:r w:rsidRPr="00B423DA">
        <w:rPr>
          <w:rFonts w:ascii="Times New Roman" w:eastAsia="Times New Roman" w:hAnsi="Times New Roman" w:cs="Times New Roman"/>
          <w:sz w:val="27"/>
          <w:szCs w:val="27"/>
        </w:rPr>
        <w:t>transition</w:t>
      </w:r>
      <w:ins w:id="9" w:author="Ladd, Linda" w:date="2017-01-25T17:40:00Z">
        <w:r w:rsidR="003F147A">
          <w:rPr>
            <w:rFonts w:ascii="Times New Roman" w:eastAsia="Times New Roman" w:hAnsi="Times New Roman" w:cs="Times New Roman"/>
            <w:sz w:val="27"/>
            <w:szCs w:val="27"/>
          </w:rPr>
          <w:t>.</w:t>
        </w:r>
      </w:ins>
      <w:r w:rsidRPr="00B423DA">
        <w:rPr>
          <w:rFonts w:ascii="Times New Roman" w:eastAsia="Times New Roman" w:hAnsi="Times New Roman" w:cs="Times New Roman"/>
          <w:sz w:val="27"/>
          <w:szCs w:val="27"/>
        </w:rPr>
        <w:t xml:space="preserve"> </w:t>
      </w:r>
      <w:del w:id="10" w:author="Ladd, Linda" w:date="2017-01-25T17:38:00Z">
        <w:r w:rsidRPr="00B423DA" w:rsidDel="009579D8">
          <w:rPr>
            <w:rFonts w:ascii="Times New Roman" w:eastAsia="Times New Roman" w:hAnsi="Times New Roman" w:cs="Times New Roman"/>
            <w:sz w:val="27"/>
            <w:szCs w:val="27"/>
          </w:rPr>
          <w:delText>and kindergarten. </w:delText>
        </w:r>
        <w:bookmarkEnd w:id="7"/>
        <w:r w:rsidRPr="00B423DA" w:rsidDel="009579D8">
          <w:rPr>
            <w:rFonts w:ascii="Times New Roman" w:eastAsia="Times New Roman" w:hAnsi="Times New Roman" w:cs="Times New Roman"/>
            <w:sz w:val="27"/>
            <w:szCs w:val="27"/>
          </w:rPr>
          <w:br/>
        </w:r>
      </w:del>
      <w:r w:rsidRPr="00B423DA">
        <w:rPr>
          <w:rFonts w:ascii="Times New Roman" w:eastAsia="Times New Roman" w:hAnsi="Times New Roman" w:cs="Times New Roman"/>
          <w:sz w:val="27"/>
          <w:szCs w:val="27"/>
        </w:rPr>
        <w:br/>
      </w:r>
      <w:proofErr w:type="gramStart"/>
      <w:r w:rsidRPr="00B423DA">
        <w:rPr>
          <w:rFonts w:ascii="Times New Roman" w:eastAsia="Times New Roman" w:hAnsi="Times New Roman" w:cs="Times New Roman"/>
          <w:sz w:val="27"/>
          <w:szCs w:val="27"/>
        </w:rPr>
        <w:t>The</w:t>
      </w:r>
      <w:proofErr w:type="gramEnd"/>
      <w:r w:rsidRPr="00B423DA">
        <w:rPr>
          <w:rFonts w:ascii="Times New Roman" w:eastAsia="Times New Roman" w:hAnsi="Times New Roman" w:cs="Times New Roman"/>
          <w:sz w:val="27"/>
          <w:szCs w:val="27"/>
        </w:rPr>
        <w:t xml:space="preserve"> focus of our 2.9 and 3 year old classrooms is definitely social emotional development. Using the learning areas listed above, the teachers spend time helping the children play together, learn to share, use their words, begin to take responsibility for their personal objects, and become comfortable being away from home. In general, they are socialized to “life in a classroom”. </w:t>
      </w:r>
      <w:r w:rsidRPr="00B423DA">
        <w:rPr>
          <w:rFonts w:ascii="Times New Roman" w:eastAsia="Times New Roman" w:hAnsi="Times New Roman" w:cs="Times New Roman"/>
          <w:sz w:val="27"/>
          <w:szCs w:val="27"/>
        </w:rPr>
        <w:br/>
      </w:r>
      <w:r w:rsidRPr="00B423DA">
        <w:rPr>
          <w:rFonts w:ascii="Times New Roman" w:eastAsia="Times New Roman" w:hAnsi="Times New Roman" w:cs="Times New Roman"/>
          <w:sz w:val="27"/>
          <w:szCs w:val="27"/>
        </w:rPr>
        <w:br/>
        <w:t>Although social emotional development is a factor throughout early childhood, our four year old classes also have an eye on the educational skills necessary for literacy and other academic development. There are many language activities at Tower Day School. Children are exposed to new vocabulary, descriptive words, re-telling of events and other activities to increase their oral language skills. Our students use every math operation that adults use. They do simple addition and subtraction, make graphs, estimate, predict, form sets, etc. Needless to say, these are all completed in a very hands on manner. </w:t>
      </w:r>
      <w:r w:rsidRPr="00B423DA">
        <w:rPr>
          <w:rFonts w:ascii="Times New Roman" w:eastAsia="Times New Roman" w:hAnsi="Times New Roman" w:cs="Times New Roman"/>
          <w:sz w:val="27"/>
          <w:szCs w:val="27"/>
        </w:rPr>
        <w:br/>
      </w:r>
      <w:r w:rsidRPr="00B423DA">
        <w:rPr>
          <w:rFonts w:ascii="Times New Roman" w:eastAsia="Times New Roman" w:hAnsi="Times New Roman" w:cs="Times New Roman"/>
          <w:sz w:val="27"/>
          <w:szCs w:val="27"/>
        </w:rPr>
        <w:br/>
        <w:t xml:space="preserve">In order to maximize individual attention, our preschool class size is capped at 12 </w:t>
      </w:r>
      <w:r w:rsidRPr="00B423DA">
        <w:rPr>
          <w:rFonts w:ascii="Times New Roman" w:eastAsia="Times New Roman" w:hAnsi="Times New Roman" w:cs="Times New Roman"/>
          <w:sz w:val="27"/>
          <w:szCs w:val="27"/>
        </w:rPr>
        <w:lastRenderedPageBreak/>
        <w:t>children per class with a teacher and a teacher assistant, or in most cases, two teachers.</w:t>
      </w:r>
      <w:del w:id="11" w:author="Ladd, Linda" w:date="2017-01-25T17:39:00Z">
        <w:r w:rsidRPr="00B423DA" w:rsidDel="009579D8">
          <w:rPr>
            <w:rFonts w:ascii="Times New Roman" w:eastAsia="Times New Roman" w:hAnsi="Times New Roman" w:cs="Times New Roman"/>
            <w:sz w:val="27"/>
            <w:szCs w:val="27"/>
          </w:rPr>
          <w:delText xml:space="preserve"> Our full day kindergarten class is also capped at 12 students with a teacher and an assistant</w:delText>
        </w:r>
      </w:del>
      <w:r w:rsidRPr="00B423DA">
        <w:rPr>
          <w:rFonts w:ascii="Times New Roman" w:eastAsia="Times New Roman" w:hAnsi="Times New Roman" w:cs="Times New Roman"/>
          <w:sz w:val="27"/>
          <w:szCs w:val="27"/>
        </w:rPr>
        <w:t>. </w:t>
      </w:r>
      <w:r w:rsidRPr="00B423DA">
        <w:rPr>
          <w:rFonts w:ascii="Times New Roman" w:eastAsia="Times New Roman" w:hAnsi="Times New Roman" w:cs="Times New Roman"/>
          <w:sz w:val="27"/>
          <w:szCs w:val="27"/>
        </w:rPr>
        <w:br/>
      </w:r>
      <w:r w:rsidRPr="00B423DA">
        <w:rPr>
          <w:rFonts w:ascii="Times New Roman" w:eastAsia="Times New Roman" w:hAnsi="Times New Roman" w:cs="Times New Roman"/>
          <w:sz w:val="27"/>
          <w:szCs w:val="27"/>
        </w:rPr>
        <w:br/>
        <w:t>In October, the teachers will meet individually with each child’s parents for an adjustment conference. The purpose of this conference is to let the parents know how the child has settled in. It is also a good time for the parents to share any concerns or information that would be helpful to the classroom teacher. </w:t>
      </w:r>
      <w:r w:rsidRPr="00B423DA">
        <w:rPr>
          <w:rFonts w:ascii="Times New Roman" w:eastAsia="Times New Roman" w:hAnsi="Times New Roman" w:cs="Times New Roman"/>
          <w:sz w:val="27"/>
          <w:szCs w:val="27"/>
        </w:rPr>
        <w:br/>
      </w:r>
      <w:r w:rsidRPr="00B423DA">
        <w:rPr>
          <w:rFonts w:ascii="Times New Roman" w:eastAsia="Times New Roman" w:hAnsi="Times New Roman" w:cs="Times New Roman"/>
          <w:sz w:val="27"/>
          <w:szCs w:val="27"/>
        </w:rPr>
        <w:br/>
        <w:t>The Tower Day School Parents’ Forum is a wonderful addition to our school. Parents volunteer their time to fundraise and use the money they raise to provide enrichment activities for the students of Tower Day School. </w:t>
      </w:r>
      <w:r w:rsidRPr="00B423DA">
        <w:rPr>
          <w:rFonts w:ascii="Times New Roman" w:eastAsia="Times New Roman" w:hAnsi="Times New Roman" w:cs="Times New Roman"/>
          <w:sz w:val="27"/>
          <w:szCs w:val="27"/>
        </w:rPr>
        <w:br/>
      </w:r>
      <w:r w:rsidRPr="00B423DA">
        <w:rPr>
          <w:rFonts w:ascii="Times New Roman" w:eastAsia="Times New Roman" w:hAnsi="Times New Roman" w:cs="Times New Roman"/>
          <w:sz w:val="27"/>
          <w:szCs w:val="27"/>
        </w:rPr>
        <w:br/>
        <w:t xml:space="preserve">For people who are interested in applying to the school, we hope that you will call us in the </w:t>
      </w:r>
      <w:proofErr w:type="gramStart"/>
      <w:r w:rsidRPr="00B423DA">
        <w:rPr>
          <w:rFonts w:ascii="Times New Roman" w:eastAsia="Times New Roman" w:hAnsi="Times New Roman" w:cs="Times New Roman"/>
          <w:sz w:val="27"/>
          <w:szCs w:val="27"/>
        </w:rPr>
        <w:t>Fall</w:t>
      </w:r>
      <w:proofErr w:type="gramEnd"/>
      <w:r w:rsidRPr="00B423DA">
        <w:rPr>
          <w:rFonts w:ascii="Times New Roman" w:eastAsia="Times New Roman" w:hAnsi="Times New Roman" w:cs="Times New Roman"/>
          <w:sz w:val="27"/>
          <w:szCs w:val="27"/>
        </w:rPr>
        <w:t xml:space="preserve"> at 781-334-5576 or email to </w:t>
      </w:r>
      <w:hyperlink r:id="rId5" w:history="1">
        <w:r w:rsidRPr="00B423DA">
          <w:rPr>
            <w:rFonts w:ascii="Times New Roman" w:eastAsia="Times New Roman" w:hAnsi="Times New Roman" w:cs="Times New Roman"/>
            <w:sz w:val="27"/>
            <w:szCs w:val="27"/>
          </w:rPr>
          <w:t>towerdayschool@gmail.com</w:t>
        </w:r>
      </w:hyperlink>
      <w:r w:rsidRPr="00B423DA">
        <w:rPr>
          <w:rFonts w:ascii="Times New Roman" w:eastAsia="Times New Roman" w:hAnsi="Times New Roman" w:cs="Times New Roman"/>
          <w:sz w:val="27"/>
          <w:szCs w:val="27"/>
        </w:rPr>
        <w:t>, to arrange for a tour of the school. Individual tours are generally held in the mornings and last about 20 minutes. In order to respect the safety of the children enrolled, visitors should not expect to tour the school unescorted. </w:t>
      </w:r>
      <w:r w:rsidRPr="00B423DA">
        <w:rPr>
          <w:rFonts w:ascii="Times New Roman" w:eastAsia="Times New Roman" w:hAnsi="Times New Roman" w:cs="Times New Roman"/>
          <w:sz w:val="27"/>
          <w:szCs w:val="27"/>
        </w:rPr>
        <w:br/>
      </w:r>
      <w:r w:rsidRPr="00B423DA">
        <w:rPr>
          <w:rFonts w:ascii="Times New Roman" w:eastAsia="Times New Roman" w:hAnsi="Times New Roman" w:cs="Times New Roman"/>
          <w:sz w:val="27"/>
          <w:szCs w:val="27"/>
        </w:rPr>
        <w:br/>
        <w:t>Application Forms will be available on this site after December 1 for enrollment the following September. Priority for enrollment is given to present and former Tower Day School families. Notification of acceptance will be sent in January. Please see our </w:t>
      </w:r>
      <w:hyperlink r:id="rId6" w:tgtFrame="_blank" w:history="1">
        <w:r w:rsidRPr="00B423DA">
          <w:rPr>
            <w:rFonts w:ascii="Times New Roman" w:eastAsia="Times New Roman" w:hAnsi="Times New Roman" w:cs="Times New Roman"/>
            <w:sz w:val="27"/>
            <w:szCs w:val="27"/>
          </w:rPr>
          <w:t>tuition schedule</w:t>
        </w:r>
      </w:hyperlink>
      <w:r w:rsidRPr="00B423DA">
        <w:rPr>
          <w:rFonts w:ascii="Times New Roman" w:eastAsia="Times New Roman" w:hAnsi="Times New Roman" w:cs="Times New Roman"/>
          <w:sz w:val="27"/>
          <w:szCs w:val="27"/>
        </w:rPr>
        <w:t> for rates. The first tuition payment is expected with your confirmation of acceptance. </w:t>
      </w:r>
      <w:r w:rsidRPr="00B423DA">
        <w:rPr>
          <w:rFonts w:ascii="Times New Roman" w:eastAsia="Times New Roman" w:hAnsi="Times New Roman" w:cs="Times New Roman"/>
          <w:sz w:val="27"/>
          <w:szCs w:val="27"/>
        </w:rPr>
        <w:br/>
      </w:r>
      <w:r w:rsidRPr="00B423DA">
        <w:rPr>
          <w:rFonts w:ascii="Times New Roman" w:eastAsia="Times New Roman" w:hAnsi="Times New Roman" w:cs="Times New Roman"/>
          <w:sz w:val="27"/>
          <w:szCs w:val="27"/>
        </w:rPr>
        <w:br/>
        <w:t>Tower Day School does not discriminate in providing services to children and their families on the basis of race, religion, cultural heritage, national origin, political beliefs, marital status, disability, or sexual orientation.</w:t>
      </w:r>
    </w:p>
    <w:p w:rsidR="00CC33BD" w:rsidRDefault="00B423DA" w:rsidP="00B423DA">
      <w:pPr>
        <w:spacing w:before="100" w:beforeAutospacing="1" w:after="100" w:afterAutospacing="1" w:line="240" w:lineRule="auto"/>
        <w:jc w:val="center"/>
      </w:pPr>
      <w:hyperlink r:id="rId7" w:history="1">
        <w:r w:rsidRPr="00B423DA">
          <w:rPr>
            <w:rFonts w:ascii="Arial" w:eastAsia="Times New Roman" w:hAnsi="Arial" w:cs="Arial"/>
            <w:b/>
            <w:bCs/>
            <w:i/>
            <w:iCs/>
            <w:color w:val="FFFFFF"/>
            <w:sz w:val="36"/>
            <w:szCs w:val="36"/>
            <w:u w:val="single"/>
          </w:rPr>
          <w:t>Home</w:t>
        </w:r>
      </w:hyperlink>
    </w:p>
    <w:sectPr w:rsidR="00CC33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add, Linda">
    <w15:presenceInfo w15:providerId="AD" w15:userId="S-1-5-21-299499910-886859609-317593308-11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23DA"/>
    <w:rsid w:val="003F147A"/>
    <w:rsid w:val="007F4D97"/>
    <w:rsid w:val="009579D8"/>
    <w:rsid w:val="00B423DA"/>
    <w:rsid w:val="00C00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0A914B-C74E-451E-9AE5-EFB3A1BD5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23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423DA"/>
  </w:style>
  <w:style w:type="character" w:styleId="Hyperlink">
    <w:name w:val="Hyperlink"/>
    <w:basedOn w:val="DefaultParagraphFont"/>
    <w:uiPriority w:val="99"/>
    <w:semiHidden/>
    <w:unhideWhenUsed/>
    <w:rsid w:val="00B423D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4653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towerdayschool.org/index.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towerdayschool.org/TuitionSchedule.pdf" TargetMode="External"/><Relationship Id="rId5" Type="http://schemas.openxmlformats.org/officeDocument/2006/relationships/hyperlink" Target="mailto:towerdayschool@gmail.com" TargetMode="External"/><Relationship Id="rId10" Type="http://schemas.openxmlformats.org/officeDocument/2006/relationships/theme" Target="theme/theme1.xml"/><Relationship Id="rId4" Type="http://schemas.openxmlformats.org/officeDocument/2006/relationships/hyperlink" Target="http://www.centre-church.org/" TargetMode="Externa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672</Words>
  <Characters>3836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New England Biolabs</Company>
  <LinksUpToDate>false</LinksUpToDate>
  <CharactersWithSpaces>4500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Ladd, Linda</dc:creator>
  <cp:keywords/>
  <dc:description/>
  <cp:lastModifiedBy>Ladd, Linda</cp:lastModifiedBy>
  <cp:revision>3</cp:revision>
  <dcterms:created xsi:type="dcterms:W3CDTF">2017-01-25T22:35:00Z</dcterms:created>
  <dcterms:modified xsi:type="dcterms:W3CDTF">2017-01-25T22:41:00Z</dcterms:modified>
</cp:coreProperties>
</file>